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jane.doe@example.com · (555) 010-0199 · example.com/janedoe</w:t>
      </w:r>
    </w:p>
    <w:p>
      <w:pPr>
        <w:pStyle w:val="Heading2"/>
      </w:pPr>
      <w:r>
        <w:t>Experience</w:t>
      </w:r>
    </w:p>
    <w:p>
      <w:r>
        <w:t>Senior Software Engineer | Northwind Labs    Jan 2023 – Present</w:t>
      </w:r>
    </w:p>
    <w:p>
      <w:pPr>
        <w:pStyle w:val="ListBullet"/>
      </w:pPr>
      <w:r>
        <w:t>Designed an event-driven order pipeline on Kafka and Postgres that cut checkout latency by 38% at 4K requests per second.</w:t>
      </w:r>
    </w:p>
    <w:p>
      <w:pPr>
        <w:pStyle w:val="ListBullet"/>
      </w:pPr>
      <w:r>
        <w:t>Led the migration of twelve services from EC2 to Kubernetes, reducing monthly infrastructure spend by 22%.</w:t>
      </w:r>
    </w:p>
    <w:p>
      <w:pPr>
        <w:pStyle w:val="ListBullet"/>
      </w:pPr>
      <w:r>
        <w:t>Built a feature-flag service used by six teams, enabling same-day rollbacks without redeploys.</w:t>
      </w:r>
    </w:p>
    <w:p>
      <w:r>
        <w:t>Software Engineer | Contoso Health    Jun 2020 – Dec 2022</w:t>
      </w:r>
    </w:p>
    <w:p>
      <w:pPr>
        <w:pStyle w:val="ListBullet"/>
      </w:pPr>
      <w:r>
        <w:t>Implemented HL7 FHIR ingestion for 30 hospital partners with end-to-end validation and replay.</w:t>
      </w:r>
    </w:p>
    <w:p>
      <w:pPr>
        <w:pStyle w:val="ListBullet"/>
      </w:pPr>
      <w:ins w:id="901" w:author="Editor" w:date="2026-01-01T00:00:00Z">
        <w:r>
          <w:t>Reduced nightly batch runtime from 5 hours to 70 minutes by parallelising the reconciliation step.</w:t>
        </w:r>
      </w:ins>
    </w:p>
    <w:p>
      <w:pPr>
        <w:pStyle w:val="ListBullet"/>
      </w:pPr>
      <w:r>
        <w:t>Mentored three junior engineers through code review and weekly pairing sessions.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